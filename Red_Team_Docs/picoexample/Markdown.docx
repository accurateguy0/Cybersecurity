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01F4" w14:textId="048B8AAB" w:rsidR="009C2A96" w:rsidRPr="009C2A96" w:rsidRDefault="009C2A96">
      <w:pPr>
        <w:rPr>
          <w:rFonts w:ascii="Inconsolata" w:hAnsi="Inconsolata"/>
          <w:color w:val="FBF1C7"/>
          <w:sz w:val="48"/>
          <w:szCs w:val="48"/>
          <w:shd w:val="clear" w:color="auto" w:fill="665C54"/>
        </w:rPr>
      </w:pPr>
      <w:r w:rsidRPr="009C2A96">
        <w:rPr>
          <w:rFonts w:ascii="Inconsolata" w:hAnsi="Inconsolata"/>
          <w:color w:val="FBF1C7"/>
          <w:sz w:val="48"/>
          <w:szCs w:val="48"/>
          <w:shd w:val="clear" w:color="auto" w:fill="665C54"/>
        </w:rPr>
        <w:t>Markdown</w:t>
      </w:r>
    </w:p>
    <w:p w14:paraId="4A1449BC" w14:textId="3EC3E1A3" w:rsidR="001479DD" w:rsidRDefault="009C2A96">
      <w:pPr>
        <w:rPr>
          <w:rFonts w:ascii="Inconsolata" w:hAnsi="Inconsolata"/>
          <w:color w:val="FBF1C7"/>
          <w:shd w:val="clear" w:color="auto" w:fill="665C54"/>
        </w:rPr>
      </w:pPr>
      <w:r>
        <w:rPr>
          <w:rFonts w:ascii="Inconsolata" w:hAnsi="Inconsolata"/>
          <w:color w:val="FBF1C7"/>
          <w:shd w:val="clear" w:color="auto" w:fill="665C54"/>
        </w:rPr>
        <w:t>Markdown is a text-to-HTML conversion tool for web writers. Markdown allows you to write using an easy-to-read, easy-to-write plain text format, then convert it to structurally valid XHTML (or HTML).</w:t>
      </w:r>
    </w:p>
    <w:p w14:paraId="27D5E90C" w14:textId="5B5EC0A6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1"/>
        <w:rPr>
          <w:rFonts w:ascii="Inconsolata" w:eastAsia="Times New Roman" w:hAnsi="Inconsolata" w:cs="Times New Roman"/>
          <w:color w:val="D65D0E"/>
          <w:kern w:val="0"/>
          <w:sz w:val="36"/>
          <w:szCs w:val="36"/>
          <w14:ligatures w14:val="none"/>
        </w:rPr>
      </w:pPr>
      <w:r>
        <w:rPr>
          <w:rFonts w:ascii="Inconsolata" w:eastAsia="Times New Roman" w:hAnsi="Inconsolata" w:cs="Times New Roman"/>
          <w:color w:val="D65D0E"/>
          <w:kern w:val="0"/>
          <w:sz w:val="36"/>
          <w:szCs w:val="36"/>
          <w14:ligatures w14:val="none"/>
        </w:rPr>
        <w:t>T</w:t>
      </w:r>
      <w:r w:rsidRPr="009C2A96">
        <w:rPr>
          <w:rFonts w:ascii="Inconsolata" w:eastAsia="Times New Roman" w:hAnsi="Inconsolata" w:cs="Times New Roman"/>
          <w:color w:val="D65D0E"/>
          <w:kern w:val="0"/>
          <w:sz w:val="36"/>
          <w:szCs w:val="36"/>
          <w14:ligatures w14:val="none"/>
        </w:rPr>
        <w:t>he Basics</w:t>
      </w:r>
    </w:p>
    <w:p w14:paraId="545A3312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2"/>
        <w:rPr>
          <w:rFonts w:ascii="Inconsolata" w:eastAsia="Times New Roman" w:hAnsi="Inconsolata" w:cs="Times New Roman"/>
          <w:color w:val="D79921"/>
          <w:kern w:val="0"/>
          <w:sz w:val="27"/>
          <w:szCs w:val="27"/>
          <w14:ligatures w14:val="none"/>
        </w:rPr>
      </w:pPr>
      <w:r w:rsidRPr="009C2A96">
        <w:rPr>
          <w:rFonts w:ascii="Inconsolata" w:eastAsia="Times New Roman" w:hAnsi="Inconsolata" w:cs="Times New Roman"/>
          <w:color w:val="D79921"/>
          <w:kern w:val="0"/>
          <w:sz w:val="27"/>
          <w:szCs w:val="27"/>
          <w14:ligatures w14:val="none"/>
        </w:rPr>
        <w:t>1. Structure</w:t>
      </w:r>
    </w:p>
    <w:p w14:paraId="23661ED8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proofErr w:type="spellStart"/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Lets</w:t>
      </w:r>
      <w:proofErr w:type="spellEnd"/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first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take a look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at how to structure your text documents.</w:t>
      </w:r>
    </w:p>
    <w:p w14:paraId="1FBA0E2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Headings</w:t>
      </w:r>
    </w:p>
    <w:p w14:paraId="3FBCAA4E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Headings are an important part of every text document. In Markdown, like in HTML, there are six levels of headings.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br/>
        <w:t>To create a heading you start the line with a one to six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 xml:space="preserve">number </w:t>
      </w:r>
      <w:proofErr w:type="gramStart"/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sign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s (#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). One number sign indicates a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level-1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heading, two number signs indicate a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level-2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header and so on. Make sure to keep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a space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between the number sign and your text. </w:t>
      </w:r>
      <w:proofErr w:type="gramStart"/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###</w:t>
      </w:r>
      <w:proofErr w:type="gramEnd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 xml:space="preserve"> </w:t>
      </w:r>
      <w:proofErr w:type="gramStart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Level-3</w:t>
      </w:r>
      <w:proofErr w:type="gramEnd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 xml:space="preserve"> Heading</w:t>
      </w:r>
    </w:p>
    <w:p w14:paraId="43DE5385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Markdown also offers an alternative for the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level-1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and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level-2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header: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2597"/>
      </w:tblGrid>
      <w:tr w:rsidR="009C2A96" w:rsidRPr="009C2A96" w14:paraId="46FC83FE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36DF5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2B231E7E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7D559459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57290C99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5CD5239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5</w:t>
            </w:r>
          </w:p>
          <w:p w14:paraId="77C277A5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6</w:t>
            </w:r>
          </w:p>
          <w:p w14:paraId="7A74EC73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9FED30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7C5B3C8D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  <w:proofErr w:type="gramStart"/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>Level-1</w:t>
            </w:r>
            <w:proofErr w:type="gramEnd"/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Header</w:t>
            </w:r>
          </w:p>
          <w:p w14:paraId="532EDFA3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===</w:t>
            </w:r>
          </w:p>
          <w:p w14:paraId="48465824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  <w:p w14:paraId="4DB0347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  <w:proofErr w:type="gramStart"/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>Level-2</w:t>
            </w:r>
            <w:proofErr w:type="gramEnd"/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Header</w:t>
            </w:r>
          </w:p>
          <w:p w14:paraId="7BD8CB4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---</w:t>
            </w:r>
          </w:p>
        </w:tc>
      </w:tr>
    </w:tbl>
    <w:p w14:paraId="0A8CBCCF" w14:textId="77777777" w:rsidR="009C2A96" w:rsidRDefault="009C2A96"/>
    <w:p w14:paraId="55A39758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Paragraphs</w:t>
      </w:r>
    </w:p>
    <w:p w14:paraId="7FF1EA2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Paragraphs are very simple. You only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have to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leave an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empty line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between the blocks.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6437"/>
      </w:tblGrid>
      <w:tr w:rsidR="009C2A96" w:rsidRPr="009C2A96" w14:paraId="3E16A122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AFC1A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37A664B7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057289FD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162469A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0DF6151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5</w:t>
            </w:r>
          </w:p>
          <w:p w14:paraId="34940300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6</w:t>
            </w:r>
          </w:p>
          <w:p w14:paraId="2D43E334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70115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06551896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This is the first paragraph.</w:t>
            </w:r>
          </w:p>
          <w:p w14:paraId="099CE2E6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  <w:p w14:paraId="62B9521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 xml:space="preserve">This is the second paragraph, </w:t>
            </w:r>
          </w:p>
          <w:p w14:paraId="7A8E3F1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separated by one empty line between the first.</w:t>
            </w:r>
          </w:p>
        </w:tc>
      </w:tr>
    </w:tbl>
    <w:p w14:paraId="05D4C918" w14:textId="77777777" w:rsidR="009C2A96" w:rsidRDefault="009C2A96"/>
    <w:p w14:paraId="7D142899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You can also fall back on the HTML version a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&lt;</w:t>
      </w:r>
      <w:proofErr w:type="spellStart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br</w:t>
      </w:r>
      <w:proofErr w:type="spellEnd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&gt;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tag, to create a new line without necessarily creating a new paragraph.</w:t>
      </w:r>
    </w:p>
    <w:p w14:paraId="096678B6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Line Break</w:t>
      </w:r>
    </w:p>
    <w:p w14:paraId="3B318CCC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lastRenderedPageBreak/>
        <w:t>A line break is done by pressing the enter/return key. However, depending on the application you might want to make sure to make two spaces before you press the return key.</w:t>
      </w:r>
    </w:p>
    <w:p w14:paraId="4C81391D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Horizontal Rule</w:t>
      </w:r>
    </w:p>
    <w:p w14:paraId="1478D971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To better separate content visually, it is possible to create horizontal rules. This can be done with three or more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dashes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(-),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underscores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(_) or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asterisks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(*).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</w:p>
    <w:p w14:paraId="7B3A7799" w14:textId="77777777" w:rsidR="009C2A96" w:rsidRPr="009C2A96" w:rsidRDefault="009C2A96" w:rsidP="009C2A96">
      <w:pPr>
        <w:spacing w:after="0" w:line="240" w:lineRule="auto"/>
        <w:rPr>
          <w:rFonts w:ascii="Inconsolata" w:eastAsia="Times New Roman" w:hAnsi="Inconsolata" w:cs="Times New Roman"/>
          <w:kern w:val="0"/>
          <w14:ligatures w14:val="none"/>
        </w:rPr>
      </w:pPr>
      <w:r w:rsidRPr="009C2A96">
        <w:rPr>
          <w:rFonts w:ascii="Times New Roman" w:eastAsia="Times New Roman" w:hAnsi="Times New Roman" w:cs="Times New Roman"/>
          <w:kern w:val="0"/>
          <w14:ligatures w14:val="none"/>
        </w:rPr>
        <w:pict w14:anchorId="2587241D">
          <v:rect id="_x0000_i1025" style="width:0;height:1.5pt" o:hralign="center" o:hrstd="t" o:hrnoshade="t" o:hr="t" fillcolor="#fbf1c7" stroked="f"/>
        </w:pic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277"/>
      </w:tblGrid>
      <w:tr w:rsidR="009C2A96" w:rsidRPr="009C2A96" w14:paraId="3B9112B9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0B2797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7FFA7AD5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4747394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126E7653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32BE13D6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5</w:t>
            </w:r>
          </w:p>
          <w:p w14:paraId="410BCFBC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6</w:t>
            </w:r>
          </w:p>
          <w:p w14:paraId="7D2D34B6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4C2D04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6767D8E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---</w:t>
            </w:r>
          </w:p>
          <w:p w14:paraId="15F8153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or:</w:t>
            </w:r>
          </w:p>
          <w:p w14:paraId="6951D064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***</w:t>
            </w:r>
          </w:p>
          <w:p w14:paraId="02B4732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or:</w:t>
            </w:r>
          </w:p>
          <w:p w14:paraId="5FB19AEB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___</w:t>
            </w:r>
          </w:p>
        </w:tc>
      </w:tr>
    </w:tbl>
    <w:p w14:paraId="4090311B" w14:textId="77777777" w:rsidR="009C2A96" w:rsidRDefault="009C2A96"/>
    <w:p w14:paraId="025986E8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Lists</w:t>
      </w:r>
    </w:p>
    <w:p w14:paraId="3F9928FB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Markdown offers a syntax for ordered and unordered lists.</w:t>
      </w:r>
    </w:p>
    <w:tbl>
      <w:tblPr>
        <w:tblW w:w="4418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4201"/>
      </w:tblGrid>
      <w:tr w:rsidR="009C2A96" w:rsidRPr="009C2A96" w14:paraId="44854F50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C5EF96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51854C7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01D4797C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4F453940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2DB236BA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5</w:t>
            </w:r>
          </w:p>
          <w:p w14:paraId="28EA4C5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6</w:t>
            </w:r>
          </w:p>
          <w:p w14:paraId="3F7EBBF5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FD7B7E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46779AA4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  <w:t>1.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first item in the ordered list</w:t>
            </w:r>
          </w:p>
          <w:p w14:paraId="757467CE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  <w:t>2.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second item in the ordered list</w:t>
            </w:r>
          </w:p>
          <w:p w14:paraId="0DBF4F10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7F48CAC9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  <w:t>-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first item in the unordered list</w:t>
            </w:r>
          </w:p>
          <w:p w14:paraId="26988725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  <w:t>-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 xml:space="preserve"> second item in the unordered list</w:t>
            </w:r>
          </w:p>
        </w:tc>
      </w:tr>
    </w:tbl>
    <w:p w14:paraId="4EFF67CF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Some things to note:</w:t>
      </w:r>
    </w:p>
    <w:p w14:paraId="373E4A90" w14:textId="77777777" w:rsidR="009C2A96" w:rsidRPr="009C2A96" w:rsidRDefault="009C2A96" w:rsidP="009C2A96">
      <w:pPr>
        <w:numPr>
          <w:ilvl w:val="0"/>
          <w:numId w:val="1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Ordered lists do not have to start with the number one</w:t>
      </w:r>
    </w:p>
    <w:p w14:paraId="6BBF5266" w14:textId="77777777" w:rsidR="009C2A96" w:rsidRPr="009C2A96" w:rsidRDefault="009C2A96" w:rsidP="009C2A96">
      <w:pPr>
        <w:numPr>
          <w:ilvl w:val="0"/>
          <w:numId w:val="1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Unordered lists could also use the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plus sign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(+) or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asterisk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(*)</w:t>
      </w:r>
    </w:p>
    <w:p w14:paraId="25C8F5F6" w14:textId="77777777" w:rsidR="009C2A96" w:rsidRPr="009C2A96" w:rsidRDefault="009C2A96" w:rsidP="009C2A96">
      <w:pPr>
        <w:numPr>
          <w:ilvl w:val="0"/>
          <w:numId w:val="1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Both lists need to have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a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space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before the text</w:t>
      </w:r>
    </w:p>
    <w:p w14:paraId="7C54FB69" w14:textId="77777777" w:rsidR="009C2A96" w:rsidRDefault="009C2A96">
      <w:pPr>
        <w:rPr>
          <w:b/>
          <w:bCs/>
        </w:rPr>
      </w:pPr>
    </w:p>
    <w:p w14:paraId="2448DB1B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Blockquotes</w:t>
      </w:r>
    </w:p>
    <w:p w14:paraId="1A0A5C73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If you want to include quotes and definitions into your text, then you can use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blockquotes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. Simply start the line with a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greater-than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symbol (&gt;).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</w:p>
    <w:p w14:paraId="1A895FC0" w14:textId="77777777" w:rsidR="009C2A96" w:rsidRPr="009C2A96" w:rsidRDefault="009C2A96" w:rsidP="009C2A96">
      <w:pPr>
        <w:shd w:val="clear" w:color="auto" w:fill="665C54"/>
        <w:spacing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This is a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blockquote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.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3677"/>
      </w:tblGrid>
      <w:tr w:rsidR="009C2A96" w:rsidRPr="009C2A96" w14:paraId="6B03CADC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2B1687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470C0159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329C9809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816FE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4CAEDA9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FB4934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 xml:space="preserve">&gt; 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>This is a blockquote.</w:t>
            </w:r>
          </w:p>
        </w:tc>
      </w:tr>
    </w:tbl>
    <w:p w14:paraId="5C044104" w14:textId="77777777" w:rsidR="009C2A96" w:rsidRDefault="009C2A96">
      <w:pPr>
        <w:rPr>
          <w:b/>
          <w:bCs/>
        </w:rPr>
      </w:pPr>
    </w:p>
    <w:p w14:paraId="326AA854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proofErr w:type="spellStart"/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Codeblock</w:t>
      </w:r>
      <w:proofErr w:type="spellEnd"/>
    </w:p>
    <w:p w14:paraId="40C86686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lastRenderedPageBreak/>
        <w:t>And for all the coders out there, it is possible to create a code block. You need to frame your code with three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grave accent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s (`) at the beginning and the end.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8074"/>
      </w:tblGrid>
      <w:tr w:rsidR="009C2A96" w:rsidRPr="009C2A96" w14:paraId="26F5FD5A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1EB8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4184C95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1E2D1D1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43C2F42B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291E0185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2D145E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  <w:p w14:paraId="7F735E2B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``</w:t>
            </w: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>`</w:t>
            </w:r>
          </w:p>
          <w:p w14:paraId="07F099ED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This is the syntax for a code block in a code block.</w:t>
            </w:r>
          </w:p>
          <w:p w14:paraId="344DC7C7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`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>``</w:t>
            </w:r>
          </w:p>
        </w:tc>
      </w:tr>
    </w:tbl>
    <w:p w14:paraId="745DF980" w14:textId="77777777" w:rsidR="009C2A96" w:rsidRDefault="009C2A96">
      <w:pPr>
        <w:rPr>
          <w:b/>
          <w:bCs/>
        </w:rPr>
      </w:pPr>
    </w:p>
    <w:p w14:paraId="283F82CF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It is also possible to define the programming language of your code to get syntax highlighting (depending on the application). This is done by writing the language (or a short form) right after the first three grave accents (without space).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4353"/>
      </w:tblGrid>
      <w:tr w:rsidR="009C2A96" w:rsidRPr="009C2A96" w14:paraId="3A78BB02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8A0269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748B4D5C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1F23ACBF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36A6EBA3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4</w:t>
            </w:r>
          </w:p>
          <w:p w14:paraId="3CAA944C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7F76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</w:p>
          <w:p w14:paraId="07AB3BC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``</w:t>
            </w: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>`</w:t>
            </w:r>
            <w:proofErr w:type="spellStart"/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>py</w:t>
            </w:r>
            <w:proofErr w:type="spellEnd"/>
          </w:p>
          <w:p w14:paraId="4F2129D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print("Hello World!")</w:t>
            </w:r>
          </w:p>
          <w:p w14:paraId="464E1FAD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83A598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`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>``</w:t>
            </w:r>
          </w:p>
          <w:p w14:paraId="3E220724" w14:textId="77777777" w:rsidR="009C2A96" w:rsidRPr="009C2A96" w:rsidRDefault="009C2A96" w:rsidP="009C2A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AB07C7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(with </w:t>
      </w:r>
      <w:proofErr w:type="spellStart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py</w:t>
      </w:r>
      <w:proofErr w:type="spell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being the short form for ‘Python’)</w:t>
      </w:r>
    </w:p>
    <w:p w14:paraId="429BA1E9" w14:textId="77777777" w:rsidR="009C2A96" w:rsidRDefault="009C2A96">
      <w:pPr>
        <w:rPr>
          <w:b/>
          <w:bCs/>
        </w:rPr>
      </w:pPr>
    </w:p>
    <w:p w14:paraId="143F9429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2"/>
        <w:rPr>
          <w:rFonts w:ascii="Inconsolata" w:eastAsia="Times New Roman" w:hAnsi="Inconsolata" w:cs="Times New Roman"/>
          <w:color w:val="D79921"/>
          <w:kern w:val="0"/>
          <w:sz w:val="27"/>
          <w:szCs w:val="27"/>
          <w14:ligatures w14:val="none"/>
        </w:rPr>
      </w:pPr>
      <w:r w:rsidRPr="009C2A96">
        <w:rPr>
          <w:rFonts w:ascii="Inconsolata" w:eastAsia="Times New Roman" w:hAnsi="Inconsolata" w:cs="Times New Roman"/>
          <w:color w:val="D79921"/>
          <w:kern w:val="0"/>
          <w:sz w:val="27"/>
          <w:szCs w:val="27"/>
          <w14:ligatures w14:val="none"/>
        </w:rPr>
        <w:t>2. Text Formatting</w:t>
      </w:r>
    </w:p>
    <w:p w14:paraId="66239C71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Now, let’s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take a look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at some ways to make text stand out.</w:t>
      </w:r>
    </w:p>
    <w:p w14:paraId="7F359A0D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Bold</w:t>
      </w:r>
    </w:p>
    <w:p w14:paraId="4663E05B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You can write part of your text in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bold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, by framing the text with two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asterisk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s(*) or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underscore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s(_).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**bold text** or __bold text__</w:t>
      </w:r>
    </w:p>
    <w:p w14:paraId="00A2D1D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Italic</w:t>
      </w:r>
    </w:p>
    <w:p w14:paraId="0157C85F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You can write part of your text in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italic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, by framing the text with one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asterisk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(*) or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underscore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(_).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*italic text* or _italic text_</w:t>
      </w:r>
    </w:p>
    <w:p w14:paraId="1FAE93A5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Bold and Italic</w:t>
      </w:r>
    </w:p>
    <w:p w14:paraId="0762E996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You can write part of your text in </w:t>
      </w:r>
      <w:r w:rsidRPr="009C2A96">
        <w:rPr>
          <w:rFonts w:ascii="Inconsolata" w:eastAsia="Times New Roman" w:hAnsi="Inconsolata" w:cs="Times New Roman"/>
          <w:b/>
          <w:bCs/>
          <w:i/>
          <w:iCs/>
          <w:color w:val="FBF1C7"/>
          <w:kern w:val="0"/>
          <w14:ligatures w14:val="none"/>
        </w:rPr>
        <w:t>bold and italic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, by framing the text with three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asterisk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(*) or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underscore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(_).</w:t>
      </w:r>
    </w:p>
    <w:p w14:paraId="78A7D301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Strikethrough</w:t>
      </w:r>
    </w:p>
    <w:p w14:paraId="5956B5B3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You can </w:t>
      </w:r>
      <w:del w:id="0" w:author="Unknown">
        <w:r w:rsidRPr="009C2A96">
          <w:rPr>
            <w:rFonts w:ascii="Inconsolata" w:eastAsia="Times New Roman" w:hAnsi="Inconsolata" w:cs="Times New Roman"/>
            <w:color w:val="FBF1C7"/>
            <w:kern w:val="0"/>
            <w14:ligatures w14:val="none"/>
          </w:rPr>
          <w:delText>strike through text</w:delText>
        </w:r>
      </w:del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by framing the text with two </w:t>
      </w:r>
      <w:proofErr w:type="gramStart"/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tilde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(~).</w:t>
      </w:r>
    </w:p>
    <w:p w14:paraId="4861A47E" w14:textId="77777777" w:rsidR="009C2A96" w:rsidRDefault="009C2A96">
      <w:pPr>
        <w:rPr>
          <w:b/>
          <w:bCs/>
        </w:rPr>
      </w:pPr>
    </w:p>
    <w:p w14:paraId="19CF1F8E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lastRenderedPageBreak/>
        <w:t>External Link</w:t>
      </w:r>
    </w:p>
    <w:p w14:paraId="39FA42DC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A lot of applications automatically recognize a link or email.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Example: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</w:t>
      </w:r>
      <w:hyperlink r:id="rId5" w:history="1">
        <w:r w:rsidRPr="009C2A96">
          <w:rPr>
            <w:rFonts w:ascii="Inconsolata" w:eastAsia="Times New Roman" w:hAnsi="Inconsolata" w:cs="Times New Roman"/>
            <w:color w:val="B8BB26"/>
            <w:kern w:val="0"/>
            <w:u w:val="single"/>
            <w14:ligatures w14:val="none"/>
          </w:rPr>
          <w:t>https://mayadevbe.me/</w:t>
        </w:r>
      </w:hyperlink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However, it is also possible to </w:t>
      </w:r>
      <w:hyperlink r:id="rId6" w:history="1">
        <w:r w:rsidRPr="009C2A96">
          <w:rPr>
            <w:rFonts w:ascii="Inconsolata" w:eastAsia="Times New Roman" w:hAnsi="Inconsolata" w:cs="Times New Roman"/>
            <w:color w:val="B8BB26"/>
            <w:kern w:val="0"/>
            <w:u w:val="single"/>
            <w14:ligatures w14:val="none"/>
          </w:rPr>
          <w:t>connect a link to words</w:t>
        </w:r>
      </w:hyperlink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. In markdown it would look like this: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[connect a link to words](https://mayadevbe.me/)</w:t>
      </w:r>
    </w:p>
    <w:p w14:paraId="3CDC49F3" w14:textId="77777777" w:rsidR="009C2A96" w:rsidRDefault="009C2A96">
      <w:pPr>
        <w:rPr>
          <w:b/>
          <w:bCs/>
        </w:rPr>
      </w:pPr>
    </w:p>
    <w:p w14:paraId="01EBE16D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proofErr w:type="spellStart"/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nternal</w:t>
      </w:r>
      <w:proofErr w:type="spellEnd"/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 xml:space="preserve"> Link</w:t>
      </w:r>
    </w:p>
    <w:p w14:paraId="5133B63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It is also possible to use the link structure from external links to link internal documents or parts of a document. Just switch the link with the path to the file to link another document. Other than a document you can link </w:t>
      </w:r>
      <w:hyperlink r:id="rId7" w:anchor="The%20Basics" w:history="1">
        <w:r w:rsidRPr="009C2A96">
          <w:rPr>
            <w:rFonts w:ascii="Inconsolata" w:eastAsia="Times New Roman" w:hAnsi="Inconsolata" w:cs="Times New Roman"/>
            <w:color w:val="B8BB26"/>
            <w:kern w:val="0"/>
            <w:u w:val="single"/>
            <w14:ligatures w14:val="none"/>
          </w:rPr>
          <w:t>headings inside a document</w:t>
        </w:r>
      </w:hyperlink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to refer to another part. In Markdown, it would look like this: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[headings inside a document](Markdown%20Basics%20Article#The%20Basics)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Notice two things:</w:t>
      </w:r>
    </w:p>
    <w:p w14:paraId="47E133FE" w14:textId="77777777" w:rsidR="009C2A96" w:rsidRPr="009C2A96" w:rsidRDefault="009C2A96" w:rsidP="009C2A96">
      <w:pPr>
        <w:numPr>
          <w:ilvl w:val="0"/>
          <w:numId w:val="2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The Heading is indicated by a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 xml:space="preserve">number </w:t>
      </w:r>
      <w:proofErr w:type="gramStart"/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sign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(#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).</w:t>
      </w:r>
    </w:p>
    <w:p w14:paraId="25947EFA" w14:textId="77777777" w:rsidR="009C2A96" w:rsidRPr="009C2A96" w:rsidRDefault="009C2A96" w:rsidP="009C2A96">
      <w:pPr>
        <w:numPr>
          <w:ilvl w:val="0"/>
          <w:numId w:val="2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The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spaces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are replaced by </w:t>
      </w:r>
      <w:proofErr w:type="gramStart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%20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.</w:t>
      </w:r>
    </w:p>
    <w:p w14:paraId="11321F37" w14:textId="77777777" w:rsidR="009C2A96" w:rsidRDefault="009C2A96">
      <w:pPr>
        <w:rPr>
          <w:b/>
          <w:bCs/>
        </w:rPr>
      </w:pPr>
    </w:p>
    <w:p w14:paraId="4B3494D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Link Images</w:t>
      </w:r>
    </w:p>
    <w:p w14:paraId="3B3DD996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Linking images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is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very similar to the already introduced links: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![Alt Text](https://upload.wikimedia.org/wikipedia/commons/thumb/4/48/Markdown-mark.svg/1200px-Markdown-mark.svg.png "Hover Info") 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Notice three things:</w:t>
      </w:r>
    </w:p>
    <w:p w14:paraId="4ED12A28" w14:textId="77777777" w:rsidR="009C2A96" w:rsidRPr="009C2A96" w:rsidRDefault="009C2A96" w:rsidP="009C2A96">
      <w:pPr>
        <w:numPr>
          <w:ilvl w:val="0"/>
          <w:numId w:val="3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The link starts with an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exclamation sign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(!).</w:t>
      </w:r>
    </w:p>
    <w:p w14:paraId="494B1221" w14:textId="77777777" w:rsidR="009C2A96" w:rsidRPr="009C2A96" w:rsidRDefault="009C2A96" w:rsidP="009C2A96">
      <w:pPr>
        <w:numPr>
          <w:ilvl w:val="0"/>
          <w:numId w:val="3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The text in the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square brackets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([]) is the alt text (the text that is shown if the image </w:t>
      </w:r>
      <w:proofErr w:type="spell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can not</w:t>
      </w:r>
      <w:proofErr w:type="spell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be loaded).</w:t>
      </w:r>
    </w:p>
    <w:p w14:paraId="60034E68" w14:textId="77777777" w:rsidR="009C2A96" w:rsidRPr="009C2A96" w:rsidRDefault="009C2A96" w:rsidP="009C2A96">
      <w:pPr>
        <w:numPr>
          <w:ilvl w:val="0"/>
          <w:numId w:val="3"/>
        </w:num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After the address/local path a text in </w:t>
      </w:r>
      <w:r w:rsidRPr="009C2A96">
        <w:rPr>
          <w:rFonts w:ascii="Inconsolata" w:eastAsia="Times New Roman" w:hAnsi="Inconsolata" w:cs="Times New Roman"/>
          <w:b/>
          <w:bCs/>
          <w:color w:val="FBF1C7"/>
          <w:kern w:val="0"/>
          <w14:ligatures w14:val="none"/>
        </w:rPr>
        <w:t>quotation marks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(") can be added. This text will be shown when you hover over the image.</w:t>
      </w:r>
    </w:p>
    <w:p w14:paraId="727DBCAE" w14:textId="77777777" w:rsidR="009C2A96" w:rsidRDefault="009C2A96">
      <w:pPr>
        <w:rPr>
          <w:b/>
          <w:bCs/>
        </w:rPr>
      </w:pPr>
    </w:p>
    <w:p w14:paraId="1131E800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4"/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</w:pPr>
      <w:r w:rsidRPr="009C2A96">
        <w:rPr>
          <w:rFonts w:ascii="Inconsolata" w:eastAsia="Times New Roman" w:hAnsi="Inconsolata" w:cs="Times New Roman"/>
          <w:color w:val="689D6A"/>
          <w:kern w:val="0"/>
          <w:sz w:val="20"/>
          <w:szCs w:val="20"/>
          <w14:ligatures w14:val="none"/>
        </w:rPr>
        <w:t>Footnotes</w:t>
      </w:r>
    </w:p>
    <w:p w14:paraId="429E00B9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It is possible to create footnotes</w:t>
      </w:r>
      <w:hyperlink r:id="rId8" w:anchor="fn:2" w:history="1">
        <w:r w:rsidRPr="009C2A96">
          <w:rPr>
            <w:rFonts w:ascii="Inconsolata" w:eastAsia="Times New Roman" w:hAnsi="Inconsolata" w:cs="Times New Roman"/>
            <w:color w:val="B8BB26"/>
            <w:kern w:val="0"/>
            <w:u w:val="single"/>
            <w:vertAlign w:val="superscript"/>
            <w14:ligatures w14:val="none"/>
          </w:rPr>
          <w:t>2</w:t>
        </w:r>
      </w:hyperlink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, that link to a note at the end of the file. The footnote in the text will look like this: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[^1]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, with 1 being a unique identifier (it could also be a letter, word, etc.). The content of the footnote is placed at the end of the file. It looks like the following in Markdown:</w:t>
      </w:r>
    </w:p>
    <w:tbl>
      <w:tblPr>
        <w:tblW w:w="0" w:type="dxa"/>
        <w:tblCellMar>
          <w:top w:w="15" w:type="dxa"/>
          <w:left w:w="7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4580"/>
      </w:tblGrid>
      <w:tr w:rsidR="009C2A96" w:rsidRPr="009C2A96" w14:paraId="7B3A1AFA" w14:textId="77777777" w:rsidTr="009C2A9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8E7FF1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1</w:t>
            </w:r>
          </w:p>
          <w:p w14:paraId="6FCF060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2</w:t>
            </w:r>
          </w:p>
          <w:p w14:paraId="7426632C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right="96"/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928374"/>
                <w:kern w:val="0"/>
                <w:sz w:val="20"/>
                <w:szCs w:val="20"/>
                <w:shd w:val="clear" w:color="auto" w:fill="282828"/>
                <w14:ligatures w14:val="none"/>
              </w:rPr>
              <w:t>3</w:t>
            </w:r>
          </w:p>
          <w:p w14:paraId="7FB79746" w14:textId="77777777" w:rsidR="009C2A96" w:rsidRPr="009C2A96" w:rsidRDefault="009C2A96" w:rsidP="009C2A96">
            <w:pPr>
              <w:spacing w:after="0" w:line="240" w:lineRule="auto"/>
              <w:rPr>
                <w:rFonts w:ascii="Inconsolata" w:eastAsia="Times New Roman" w:hAnsi="Inconsolata" w:cs="Times New Roman"/>
                <w:color w:val="FBF1C7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336838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  <w:p w14:paraId="6C31F5B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  <w:t>[^1]: Example of a footnote</w:t>
            </w: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  <w:p w14:paraId="53ABA732" w14:textId="77777777" w:rsidR="009C2A96" w:rsidRPr="009C2A96" w:rsidRDefault="009C2A96" w:rsidP="009C2A96">
            <w:pPr>
              <w:shd w:val="clear" w:color="auto" w:fill="28282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14:ligatures w14:val="none"/>
              </w:rPr>
            </w:pPr>
            <w:r w:rsidRPr="009C2A96">
              <w:rPr>
                <w:rFonts w:ascii="Courier New" w:eastAsia="Times New Roman" w:hAnsi="Courier New" w:cs="Courier New"/>
                <w:color w:val="EBDBB2"/>
                <w:kern w:val="0"/>
                <w:sz w:val="20"/>
                <w:szCs w:val="20"/>
                <w:shd w:val="clear" w:color="auto" w:fill="282828"/>
                <w14:ligatures w14:val="none"/>
              </w:rPr>
              <w:tab/>
            </w:r>
          </w:p>
        </w:tc>
      </w:tr>
    </w:tbl>
    <w:p w14:paraId="38C6CFE9" w14:textId="77777777" w:rsidR="009C2A96" w:rsidRDefault="009C2A96">
      <w:pPr>
        <w:rPr>
          <w:b/>
          <w:bCs/>
        </w:rPr>
      </w:pPr>
    </w:p>
    <w:p w14:paraId="746372A4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outlineLvl w:val="1"/>
        <w:rPr>
          <w:rFonts w:ascii="Inconsolata" w:eastAsia="Times New Roman" w:hAnsi="Inconsolata" w:cs="Times New Roman"/>
          <w:color w:val="D65D0E"/>
          <w:kern w:val="0"/>
          <w:sz w:val="36"/>
          <w:szCs w:val="36"/>
          <w14:ligatures w14:val="none"/>
        </w:rPr>
      </w:pPr>
      <w:r w:rsidRPr="009C2A96">
        <w:rPr>
          <w:rFonts w:ascii="Inconsolata" w:eastAsia="Times New Roman" w:hAnsi="Inconsolata" w:cs="Times New Roman"/>
          <w:color w:val="D65D0E"/>
          <w:kern w:val="0"/>
          <w:sz w:val="36"/>
          <w:szCs w:val="36"/>
          <w14:ligatures w14:val="none"/>
        </w:rPr>
        <w:lastRenderedPageBreak/>
        <w:t>Escape Special Characters</w:t>
      </w:r>
    </w:p>
    <w:p w14:paraId="2631E1D6" w14:textId="77777777" w:rsidR="009C2A96" w:rsidRPr="009C2A96" w:rsidRDefault="009C2A96" w:rsidP="009C2A96">
      <w:pPr>
        <w:shd w:val="clear" w:color="auto" w:fill="3C3836"/>
        <w:spacing w:before="100" w:beforeAutospacing="1" w:after="100" w:afterAutospacing="1" w:line="240" w:lineRule="auto"/>
        <w:rPr>
          <w:rFonts w:ascii="Inconsolata" w:eastAsia="Times New Roman" w:hAnsi="Inconsolata" w:cs="Times New Roman"/>
          <w:color w:val="FBF1C7"/>
          <w:kern w:val="0"/>
          <w14:ligatures w14:val="none"/>
        </w:rPr>
      </w:pP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In the syntax explanation, you can see a few characters with a special meaning in Markdown. For example #, *, [, ], &lt; and more. If you want to display these symbols as plain </w:t>
      </w:r>
      <w:proofErr w:type="gramStart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text</w:t>
      </w:r>
      <w:proofErr w:type="gramEnd"/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 xml:space="preserve"> you need to ’escape’ them. Meaning, you need to put a backslash(\) before the characters. </w:t>
      </w:r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Example</w:t>
      </w:r>
      <w:proofErr w:type="gramStart"/>
      <w:r w:rsidRPr="009C2A96">
        <w:rPr>
          <w:rFonts w:ascii="Inconsolata" w:eastAsia="Times New Roman" w:hAnsi="Inconsolata" w:cs="Times New Roman"/>
          <w:i/>
          <w:iCs/>
          <w:color w:val="FBF1C7"/>
          <w:kern w:val="0"/>
          <w14:ligatures w14:val="none"/>
        </w:rPr>
        <w:t>: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</w:t>
      </w:r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\#</w:t>
      </w:r>
      <w:proofErr w:type="gramEnd"/>
      <w:r w:rsidRPr="009C2A96">
        <w:rPr>
          <w:rFonts w:ascii="Courier New" w:eastAsia="Times New Roman" w:hAnsi="Courier New" w:cs="Courier New"/>
          <w:color w:val="FBF1C7"/>
          <w:kern w:val="0"/>
          <w:sz w:val="20"/>
          <w:szCs w:val="20"/>
          <w:shd w:val="clear" w:color="auto" w:fill="282828"/>
          <w14:ligatures w14:val="none"/>
        </w:rPr>
        <w:t>, \*, \[, \], \&lt; and more</w:t>
      </w:r>
      <w:r w:rsidRPr="009C2A96">
        <w:rPr>
          <w:rFonts w:ascii="Inconsolata" w:eastAsia="Times New Roman" w:hAnsi="Inconsolata" w:cs="Times New Roman"/>
          <w:color w:val="FBF1C7"/>
          <w:kern w:val="0"/>
          <w14:ligatures w14:val="none"/>
        </w:rPr>
        <w:t> If your application should ever show weird test or even miss some, it might be, because you did not escape a special character.</w:t>
      </w:r>
    </w:p>
    <w:p w14:paraId="0E8D3630" w14:textId="435796C6" w:rsidR="009C2A96" w:rsidRPr="009C2A96" w:rsidRDefault="009C2A96">
      <w:pPr>
        <w:rPr>
          <w:b/>
          <w:bCs/>
        </w:rPr>
      </w:pPr>
      <w:r>
        <w:rPr>
          <w:rFonts w:ascii="Inconsolata" w:hAnsi="Inconsolata"/>
          <w:color w:val="FBF1C7"/>
          <w:shd w:val="clear" w:color="auto" w:fill="3C3836"/>
        </w:rPr>
        <w:t>If you want to learn more about the syntax of Markdown, then check out </w:t>
      </w:r>
      <w:hyperlink r:id="rId9" w:history="1">
        <w:r>
          <w:rPr>
            <w:rStyle w:val="Hyperlink"/>
            <w:rFonts w:ascii="Inconsolata" w:hAnsi="Inconsolata"/>
            <w:color w:val="B8BB26"/>
            <w:shd w:val="clear" w:color="auto" w:fill="3C3836"/>
          </w:rPr>
          <w:t>The Markdown Guide</w:t>
        </w:r>
      </w:hyperlink>
      <w:r>
        <w:rPr>
          <w:rFonts w:ascii="Inconsolata" w:hAnsi="Inconsolata"/>
          <w:color w:val="FBF1C7"/>
          <w:shd w:val="clear" w:color="auto" w:fill="3C3836"/>
        </w:rPr>
        <w:t>.</w:t>
      </w:r>
    </w:p>
    <w:sectPr w:rsidR="009C2A96" w:rsidRPr="009C2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434"/>
    <w:multiLevelType w:val="multilevel"/>
    <w:tmpl w:val="FDA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B40DF6"/>
    <w:multiLevelType w:val="multilevel"/>
    <w:tmpl w:val="B39E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8571D2"/>
    <w:multiLevelType w:val="multilevel"/>
    <w:tmpl w:val="9F2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8921475">
    <w:abstractNumId w:val="2"/>
  </w:num>
  <w:num w:numId="2" w16cid:durableId="106976072">
    <w:abstractNumId w:val="1"/>
  </w:num>
  <w:num w:numId="3" w16cid:durableId="141022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96"/>
    <w:rsid w:val="001479DD"/>
    <w:rsid w:val="002651F1"/>
    <w:rsid w:val="003E38DD"/>
    <w:rsid w:val="005379F5"/>
    <w:rsid w:val="00645213"/>
    <w:rsid w:val="009C2A96"/>
    <w:rsid w:val="00AB6A07"/>
    <w:rsid w:val="00B17859"/>
    <w:rsid w:val="00D212B6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25D8"/>
  <w15:chartTrackingRefBased/>
  <w15:docId w15:val="{099D34E4-85AA-4AC8-8158-EDB18CE2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C2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2A96"/>
    <w:rPr>
      <w:b/>
      <w:bCs/>
    </w:rPr>
  </w:style>
  <w:style w:type="character" w:styleId="Emphasis">
    <w:name w:val="Emphasis"/>
    <w:basedOn w:val="DefaultParagraphFont"/>
    <w:uiPriority w:val="20"/>
    <w:qFormat/>
    <w:rsid w:val="009C2A9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C2A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A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nt">
    <w:name w:val="lnt"/>
    <w:basedOn w:val="DefaultParagraphFont"/>
    <w:rsid w:val="009C2A96"/>
  </w:style>
  <w:style w:type="character" w:customStyle="1" w:styleId="cl">
    <w:name w:val="cl"/>
    <w:basedOn w:val="DefaultParagraphFont"/>
    <w:rsid w:val="009C2A96"/>
  </w:style>
  <w:style w:type="character" w:customStyle="1" w:styleId="ge">
    <w:name w:val="ge"/>
    <w:basedOn w:val="DefaultParagraphFont"/>
    <w:rsid w:val="009C2A96"/>
  </w:style>
  <w:style w:type="character" w:customStyle="1" w:styleId="k">
    <w:name w:val="k"/>
    <w:basedOn w:val="DefaultParagraphFont"/>
    <w:rsid w:val="009C2A96"/>
  </w:style>
  <w:style w:type="character" w:customStyle="1" w:styleId="sb">
    <w:name w:val="sb"/>
    <w:basedOn w:val="DefaultParagraphFont"/>
    <w:rsid w:val="009C2A96"/>
  </w:style>
  <w:style w:type="character" w:styleId="Hyperlink">
    <w:name w:val="Hyperlink"/>
    <w:basedOn w:val="DefaultParagraphFont"/>
    <w:uiPriority w:val="99"/>
    <w:semiHidden/>
    <w:unhideWhenUsed/>
    <w:rsid w:val="009C2A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yadevbe.me/posts/blog/markdown_basi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yadevbe.me/posts/blog/markdown_basics/Markdown%20Basics%20Articl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t=42&amp;v=QtBDL8EiNZo&amp;feature=youtu.be&amp;ab_channel=Rickrollwithnoad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yadevbe.m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rkdownguid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2025-06-09T08:18:00Z</dcterms:created>
  <dcterms:modified xsi:type="dcterms:W3CDTF">2025-06-09T16:51:00Z</dcterms:modified>
</cp:coreProperties>
</file>